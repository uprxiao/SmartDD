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rFonts w:ascii="Times New Roman" w:hAnsi="Times New Roman" w:eastAsia="PingFang SC"/>
          <w:sz w:val="28"/>
        </w:rPr>
        <w:t xml:space="preserve">G144 PAGE 1 OF 3</w:t>
      </w:r>
    </w:p>
    <w:p>
      <w:r>
        <w:rPr>
          <w:rFonts w:ascii="Calibri" w:hAnsi="Calibri" w:eastAsia="PingFang SC"/>
          <w:sz w:val="22"/>
        </w:rPr>
        <w:t xml:space="preserve">G144 Calibri / 中文 PingFang SC / emoji 😀</w:t>
      </w:r>
    </w:p>
    <w:tbl>
      <w:tblPr>
        <w:tblW w:w="72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600"/>
        <w:gridCol w:w="3600"/>
      </w:tblGrid>
      <w:tr>
        <w:tc>
          <w:tcPr>
            <w:tcW w:w="3600" w:type="dxa"/>
          </w:tcPr>
          <w:p>
            <w:r>
              <w:rPr>
                <w:rFonts w:ascii="Calibri" w:hAnsi="Calibri" w:eastAsia="PingFang SC"/>
                <w:sz w:val="22"/>
              </w:rPr>
              <w:t xml:space="preserve">G144 TABLE A1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ingFang SC"/>
                <w:sz w:val="22"/>
              </w:rPr>
              <w:t xml:space="preserve">G144 TABLE B1</w:t>
            </w:r>
          </w:p>
        </w:tc>
      </w:tr>
      <w:tr>
        <w:tc>
          <w:tcPr>
            <w:tcW w:w="3600" w:type="dxa"/>
          </w:tcPr>
          <w:p>
            <w:r>
              <w:rPr>
                <w:rFonts w:ascii="Calibri" w:hAnsi="Calibri" w:eastAsia="PingFang SC"/>
                <w:sz w:val="22"/>
              </w:rPr>
              <w:t xml:space="preserve">中文表格 A2</w:t>
            </w:r>
          </w:p>
        </w:tc>
        <w:tc>
          <w:tcPr>
            <w:tcW w:w="3600" w:type="dxa"/>
          </w:tcPr>
          <w:p>
            <w:r>
              <w:rPr>
                <w:rFonts w:ascii="Calibri" w:hAnsi="Calibri" w:eastAsia="PingFang SC"/>
                <w:sz w:val="22"/>
              </w:rPr>
              <w:t xml:space="preserve">G144 TABLE B2</w:t>
            </w:r>
          </w:p>
        </w:tc>
      </w:tr>
    </w:tbl>
    <w:p>
      <w:r>
        <w:drawing>
          <wp:inline distT="0" distB="0" distL="0" distR="0">
            <wp:extent cx="1219200" cy="609600"/>
            <wp:docPr id="1" name="G144 synthetic PNG" descr="64x32 red-left blue-right"/>
            <wp:cNvGraphicFramePr/>
            <a:graphic>
              <a:graphicData uri="http://schemas.openxmlformats.org/drawingml/2006/picture">
                <pic:pic>
                  <pic:nvPicPr>
                    <pic:cNvPr id="1" name="g144-pattern.png"/>
                    <pic:cNvPicPr/>
                  </pic:nvPicPr>
                  <pic:blipFill>
                    <a:blip r:embed="rIdPNG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PingFang SC"/>
          <w:sz w:val="22"/>
        </w:rPr>
        <w:t xml:space="preserve">G144 revision: </w:t>
      </w:r>
      <w:del w:id="12" w:author="M9 synthetic" w:date="2026-10-23T00:00:00Z">
        <w:r>
          <w:delText>G144_DELETED_OLD</w:delText>
        </w:r>
      </w:del>
      <w:ins w:id="13" w:author="M9 synthetic" w:date="2026-10-23T00:00:00Z">
        <w:r>
          <w:rPr>
            <w:rFonts w:ascii="Calibri" w:hAnsi="Calibri" w:eastAsia="PingFang SC"/>
            <w:sz w:val="22"/>
          </w:rPr>
          <w:t xml:space="preserve">G144_INSERTED_NEW</w:t>
        </w:r>
      </w:ins>
    </w:p>
    <w:p>
      <w:r>
        <w:rPr>
          <w:rFonts w:ascii="Calibri" w:hAnsi="Calibri" w:eastAsia="PingFang SC"/>
          <w:sz w:val="22"/>
        </w:rPr>
        <w:t xml:space="preserve">G144 END PAGE 1</w:t>
      </w:r>
    </w:p>
    <w:p>
      <w:r>
        <w:br w:type="page"/>
      </w:r>
    </w:p>
    <w:p>
      <w:r>
        <w:rPr>
          <w:rFonts w:ascii="Times New Roman" w:hAnsi="Times New Roman" w:eastAsia="PingFang SC"/>
          <w:sz w:val="28"/>
        </w:rPr>
        <w:t xml:space="preserve">G144 PAGE 2 OF 3</w:t>
      </w:r>
    </w:p>
    <w:p>
      <w:r>
        <w:rPr>
          <w:rFonts w:ascii="Calibri" w:hAnsi="Calibri" w:eastAsia="PingFang SC"/>
          <w:sz w:val="22"/>
        </w:rPr>
        <w:t xml:space="preserve">G144 Calibri / 中文 PingFang SC / emoji 😀</w:t>
      </w:r>
    </w:p>
    <w:p>
      <w:r>
        <w:rPr>
          <w:rFonts w:ascii="Calibri" w:hAnsi="Calibri" w:eastAsia="PingFang SC"/>
          <w:sz w:val="22"/>
        </w:rPr>
        <w:t xml:space="preserve">G144 END PAGE 2</w:t>
      </w:r>
    </w:p>
    <w:p>
      <w:r>
        <w:br w:type="page"/>
      </w:r>
    </w:p>
    <w:p>
      <w:r>
        <w:rPr>
          <w:rFonts w:ascii="Times New Roman" w:hAnsi="Times New Roman" w:eastAsia="PingFang SC"/>
          <w:sz w:val="28"/>
        </w:rPr>
        <w:t xml:space="preserve">G144 PAGE 3 OF 3</w:t>
      </w:r>
    </w:p>
    <w:p>
      <w:r>
        <w:rPr>
          <w:rFonts w:ascii="Calibri" w:hAnsi="Calibri" w:eastAsia="PingFang SC"/>
          <w:sz w:val="22"/>
        </w:rPr>
        <w:t xml:space="preserve">G144 Calibri / 中文 PingFang SC / emoji 😀</w:t>
      </w:r>
    </w:p>
    <w:p>
      <w:r>
        <w:rPr>
          <w:rFonts w:ascii="Calibri" w:hAnsi="Calibri" w:eastAsia="PingFang SC"/>
          <w:sz w:val="22"/>
        </w:rPr>
        <w:t xml:space="preserve">G144 END PAGE 3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PingFang SC"/>
        <w:sz w:val="22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PNG" Type="http://schemas.openxmlformats.org/officeDocument/2006/relationships/image" Target="media/g144-pattern.png"/></Relationships>
</file>