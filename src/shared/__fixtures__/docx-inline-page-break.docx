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J11 COMPLEX ORIGINAL 中文🙂</w:t>
      </w:r>
    </w:p>
    <w:p>
      <w:commentRangeStart w:id="0"/>
      <w:r>
        <w:t>COMMENT ANCHOR</w:t>
      </w:r>
      <w:commentRangeEnd w:id="0"/>
      <w:r>
        <w:commentReference w:id="0"/>
      </w:r>
    </w:p>
    <w:p>
      <w:ins w:id="1" w:author="Synthetic Author" w:date="2026-10-20T00:00:00Z">
        <w:r>
          <w:t>INSERTED ORIGINAL</w:t>
        </w:r>
      </w:ins>
      <w:del w:id="2" w:author="Synthetic Author" w:date="2026-10-20T00:00:00Z">
        <w:r>
          <w:delText>DELETED ORIGINAL</w:delText>
        </w:r>
      </w:del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TABLE A1</w:t>
            </w:r>
          </w:p>
        </w:tc>
        <w:tc>
          <w:tcPr>
            <w:tcW w:w="4500" w:type="dxa"/>
          </w:tcPr>
          <w:p>
            <w:r>
              <w:t>TABLE B1</w:t>
            </w:r>
          </w:p>
        </w:tc>
      </w:tr>
      <w:tr>
        <w:tc>
          <w:tcPr>
            <w:tcW w:w="4500" w:type="dxa"/>
          </w:tcPr>
          <w:p>
            <w:r>
              <w:t>中文 TABLE A2</w:t>
            </w:r>
          </w:p>
        </w:tc>
        <w:tc>
          <w:tcPr>
            <w:tcW w:w="4500" w:type="dxa"/>
          </w:tcPr>
          <w:p>
            <w:r>
              <w:t>TABLE B2</w:t>
            </w:r>
          </w:p>
        </w:tc>
      </w:tr>
    </w:tbl>
    <w:p>
      <w:r>
        <w:drawing>
          <wp:inline xmlns:wp="http://schemas.openxmlformats.org/drawingml/2006/wordprocessingDrawing">
            <wp:extent cx="1828800" cy="914400"/>
            <wp:docPr id="1" name="J11 green fix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t>J11 SECOND PAGE ORIGINAL</w:t>
      </w:r>
    </w:p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Synthetic Author" w:date="2026-10-20T00:00:00Z">
    <w:p>
      <w:r>
        <w:t>J11 COMMENT ORIGINAL</w:t>
      </w:r>
    </w:p>
  </w:comment>
</w:comments>
</file>

<file path=word/footer1.xml><?xml version="1.0" encoding="utf-8"?>
<w:ftr xmlns:w="http://schemas.openxmlformats.org/wordprocessingml/2006/main">
  <w:p>
    <w:r>
      <w:t>J11 FOOTER ORIGINAL</w:t>
    </w:r>
  </w:p>
</w:ftr>
</file>

<file path=word/header1.xml><?xml version="1.0" encoding="utf-8"?>
<w:hdr xmlns:w="http://schemas.openxmlformats.org/wordprocessingml/2006/main">
  <w:p>
    <w:r>
      <w:t>J11 HEADER ORIGINAL</w:t>
    </w:r>
  </w:p>
</w:hdr>
</file>

<file path=word/styles.xml><?xml version="1.0" encoding="utf-8"?>
<w:styles xmlns:w="http://schemas.openxmlformats.org/wordprocessingml/2006/main">
  <w:docDefaults>
    <w:rPrDefault>
      <w:rPr>
        <w:rFonts w:ascii="Liberation Sans" w:eastAsia="Noto Sans CJK SC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" Type="http://schemas.openxmlformats.org/officeDocument/2006/relationships/styles" Target="styles.xml"/><Relationship Id="image" Type="http://schemas.openxmlformats.org/officeDocument/2006/relationships/image" Target="media/image1.png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comment" Type="http://schemas.openxmlformats.org/officeDocument/2006/relationships/comments" Target="comments.xml"/></Relationships>
</file>

<file path=customXml/unknown.xml><?xml version="1.0" encoding="utf-8"?>
<unknown xmlns="urn:willyou:j11">UNKNOWN_PART_MUST_STAY</unknown>
</file>